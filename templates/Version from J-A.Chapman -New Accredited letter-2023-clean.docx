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065137" w14:textId="28761261" w:rsidR="007D4F14" w:rsidRDefault="007D4F14" w:rsidP="007B3BB2">
      <w:r>
        <w:t xml:space="preserve">                                                                                                                                         </w:t>
      </w:r>
      <w:commentRangeStart w:id="0"/>
      <w:commentRangeEnd w:id="0"/>
      <w:r>
        <w:rPr>
          <w:rStyle w:val="CommentReference"/>
        </w:rPr>
        <w:commentReference w:id="0"/>
      </w:r>
      <w:r>
        <w:rPr>
          <w:noProof/>
        </w:rPr>
        <w:drawing>
          <wp:inline distT="0" distB="0" distL="0" distR="0" wp14:anchorId="2296670F" wp14:editId="7EFC7F1D">
            <wp:extent cx="3188335" cy="3048000"/>
            <wp:effectExtent l="0" t="0" r="0" b="0"/>
            <wp:docPr id="7320240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88335" cy="3048000"/>
                    </a:xfrm>
                    <a:prstGeom prst="rect">
                      <a:avLst/>
                    </a:prstGeom>
                    <a:noFill/>
                  </pic:spPr>
                </pic:pic>
              </a:graphicData>
            </a:graphic>
          </wp:inline>
        </w:drawing>
      </w:r>
    </w:p>
    <w:p w14:paraId="0E409091" w14:textId="77777777" w:rsidR="007D4F14" w:rsidRDefault="007D4F14" w:rsidP="007B3BB2"/>
    <w:p w14:paraId="0514BF2A" w14:textId="77777777" w:rsidR="007B3BB2" w:rsidRDefault="007B3BB2" w:rsidP="007B3BB2"/>
    <w:p w14:paraId="07F66542" w14:textId="77777777" w:rsidR="007B3BB2" w:rsidRDefault="007B3BB2" w:rsidP="007B3BB2">
      <w:r>
        <w:t>date</w:t>
      </w:r>
    </w:p>
    <w:p w14:paraId="129754E5" w14:textId="77777777" w:rsidR="007B3BB2" w:rsidRDefault="007B3BB2" w:rsidP="007B3BB2"/>
    <w:p w14:paraId="52A08658" w14:textId="77777777" w:rsidR="007B3BB2" w:rsidRDefault="007B3BB2" w:rsidP="007B3BB2">
      <w:r>
        <w:t>First name Last name</w:t>
      </w:r>
    </w:p>
    <w:p w14:paraId="734EBDCD" w14:textId="77777777" w:rsidR="007B3BB2" w:rsidRDefault="007B3BB2" w:rsidP="007B3BB2">
      <w:r>
        <w:t xml:space="preserve">ASTAT# XXX </w:t>
      </w:r>
    </w:p>
    <w:p w14:paraId="2ED44787" w14:textId="77777777" w:rsidR="007B3BB2" w:rsidRDefault="007B3BB2" w:rsidP="007B3BB2">
      <w:r>
        <w:t>email</w:t>
      </w:r>
    </w:p>
    <w:p w14:paraId="20C8C8CE" w14:textId="77777777" w:rsidR="007B3BB2" w:rsidRDefault="007B3BB2" w:rsidP="007B3BB2"/>
    <w:p w14:paraId="51CC5A9B" w14:textId="77777777" w:rsidR="007B3BB2" w:rsidRDefault="007B3BB2" w:rsidP="007B3BB2">
      <w:r>
        <w:t>Dear First name,</w:t>
      </w:r>
    </w:p>
    <w:p w14:paraId="27BCC8FF" w14:textId="77777777" w:rsidR="007B3BB2" w:rsidRDefault="007B3BB2" w:rsidP="007B3BB2"/>
    <w:p w14:paraId="1077AC91" w14:textId="77777777" w:rsidR="007B3BB2" w:rsidRDefault="007B3BB2" w:rsidP="007B3BB2">
      <w:r>
        <w:t>The Accreditation Committee reviewed your application and brought a positive recommendation before the Board of the Statistical Society of Canada during its meeting on the 27th of March, 2022. The Board approved your application for accreditation as an Associate Statistician (</w:t>
      </w:r>
      <w:proofErr w:type="spellStart"/>
      <w:r>
        <w:t>A.Stat</w:t>
      </w:r>
      <w:proofErr w:type="spellEnd"/>
      <w:r>
        <w:t xml:space="preserve">.) on this date.  Congratulations! </w:t>
      </w:r>
    </w:p>
    <w:p w14:paraId="5A23E68E" w14:textId="77777777" w:rsidR="007B3BB2" w:rsidRDefault="007B3BB2" w:rsidP="007B3BB2"/>
    <w:p w14:paraId="2E50B20D" w14:textId="1F95C6A3" w:rsidR="007B3BB2" w:rsidRDefault="007D4F14" w:rsidP="007B3BB2">
      <w:r>
        <w:t>After y</w:t>
      </w:r>
      <w:r w:rsidR="007B3BB2">
        <w:t xml:space="preserve">our annual membership fees and accreditation dues </w:t>
      </w:r>
      <w:r w:rsidR="00AE2618">
        <w:t>are</w:t>
      </w:r>
      <w:r w:rsidR="007B3BB2">
        <w:t xml:space="preserve"> </w:t>
      </w:r>
      <w:proofErr w:type="gramStart"/>
      <w:r w:rsidR="007B3BB2">
        <w:t>paid</w:t>
      </w:r>
      <w:proofErr w:type="gramEnd"/>
      <w:r w:rsidR="007B3BB2">
        <w:t xml:space="preserve"> you are permitted to </w:t>
      </w:r>
      <w:r w:rsidR="00AE2618">
        <w:t>affix your</w:t>
      </w:r>
      <w:r w:rsidR="007B3BB2">
        <w:t xml:space="preserve"> certification mark </w:t>
      </w:r>
      <w:proofErr w:type="spellStart"/>
      <w:r w:rsidR="007B3BB2">
        <w:t>A.Stat</w:t>
      </w:r>
      <w:proofErr w:type="spellEnd"/>
      <w:r w:rsidR="007B3BB2">
        <w:t xml:space="preserve">. </w:t>
      </w:r>
      <w:r w:rsidR="00AE2618">
        <w:t>to your list of credentials</w:t>
      </w:r>
      <w:r w:rsidR="007B3BB2">
        <w:t xml:space="preserve"> after your name in written communications, an official certificate is sent via mail with the </w:t>
      </w:r>
      <w:proofErr w:type="spellStart"/>
      <w:r w:rsidR="007B3BB2">
        <w:t>A.Stat</w:t>
      </w:r>
      <w:proofErr w:type="spellEnd"/>
      <w:r w:rsidR="007B3BB2">
        <w:t xml:space="preserve">. seal, and your professional summary and picture is published in the news section of the next issue of the Society’s newsletter Liaison. If you have not yet </w:t>
      </w:r>
      <w:r w:rsidR="007B3BB2">
        <w:lastRenderedPageBreak/>
        <w:t xml:space="preserve">paid your annual </w:t>
      </w:r>
      <w:r w:rsidR="00AE2618">
        <w:t xml:space="preserve">SSC </w:t>
      </w:r>
      <w:r w:rsidR="007B3BB2">
        <w:t>membership fee for 2022 then contact the Society’s office in Ottawa to arrange for this.  All accreditation renewal dues in the first year of accreditation are payable at 100% for those accredited in January-April, at 50% for those accredited in May-September, and complimentary for those accredited in October-December. To submit your accreditation dues, contact the Society’s office as soon as possible.</w:t>
      </w:r>
      <w:r w:rsidR="00AE2618">
        <w:t xml:space="preserve"> You indicate the details for your listing in the Public Directory of SSC Accredited Statisticians and the Accredited-only use searchable database on your </w:t>
      </w:r>
      <w:proofErr w:type="gramStart"/>
      <w:r w:rsidR="00AE2618">
        <w:t>Accreditation</w:t>
      </w:r>
      <w:proofErr w:type="gramEnd"/>
      <w:r w:rsidR="00AE2618">
        <w:t xml:space="preserve"> dues payment form. You are encouraged to upload a picture for photo identification.</w:t>
      </w:r>
    </w:p>
    <w:p w14:paraId="5CE173BD" w14:textId="77777777" w:rsidR="00C81F99" w:rsidRDefault="00C81F99" w:rsidP="00C81F99"/>
    <w:p w14:paraId="2F28763E" w14:textId="1424DFB2" w:rsidR="001824CB" w:rsidRDefault="00C81F99" w:rsidP="00C81F99">
      <w:r>
        <w:t>SSC A</w:t>
      </w:r>
      <w:r>
        <w:t xml:space="preserve">ccreditation </w:t>
      </w:r>
      <w:r>
        <w:t>requires</w:t>
      </w:r>
      <w:r>
        <w:t xml:space="preserve"> </w:t>
      </w:r>
      <w:proofErr w:type="spellStart"/>
      <w:r>
        <w:t>A.Stat</w:t>
      </w:r>
      <w:proofErr w:type="spellEnd"/>
      <w:r>
        <w:t xml:space="preserve">. </w:t>
      </w:r>
      <w:r>
        <w:t xml:space="preserve">members </w:t>
      </w:r>
      <w:r>
        <w:t xml:space="preserve">to be </w:t>
      </w:r>
      <w:proofErr w:type="gramStart"/>
      <w:r>
        <w:t xml:space="preserve">mentored </w:t>
      </w:r>
      <w:r>
        <w:t xml:space="preserve"> </w:t>
      </w:r>
      <w:r>
        <w:t>by</w:t>
      </w:r>
      <w:proofErr w:type="gramEnd"/>
      <w:r>
        <w:t xml:space="preserve"> </w:t>
      </w:r>
      <w:r>
        <w:t>an accredited Professional Statistician (</w:t>
      </w:r>
      <w:proofErr w:type="spellStart"/>
      <w:r>
        <w:t>P.Stat</w:t>
      </w:r>
      <w:proofErr w:type="spellEnd"/>
      <w:r>
        <w:t>.).  Details of the mentorship program are available on the Society’s website.</w:t>
      </w:r>
      <w:r>
        <w:t xml:space="preserve"> </w:t>
      </w:r>
      <w:r w:rsidR="00DD2139">
        <w:t xml:space="preserve">An Accredited member’s logon to the SSC website provides Accredited-only resources under </w:t>
      </w:r>
      <w:bookmarkStart w:id="1" w:name="_Hlk147463130"/>
      <w:r w:rsidR="00DD2139" w:rsidRPr="001824CB">
        <w:rPr>
          <w:b/>
          <w:bCs/>
        </w:rPr>
        <w:t>My SSC</w:t>
      </w:r>
      <w:bookmarkEnd w:id="1"/>
      <w:r w:rsidR="00DD2139">
        <w:t>. The Mentoring/Networking search option will help you find information about prospective mentors.</w:t>
      </w:r>
      <w:r w:rsidR="001824CB">
        <w:t xml:space="preserve"> A Mentoring Facilitator, Darcy Pickard, will assist you. (Note: If you forgot to logoff last time you were at the website, you need to logoff then logon to reach the Accredited-only resources.)</w:t>
      </w:r>
    </w:p>
    <w:p w14:paraId="228191BC" w14:textId="388C5EBB" w:rsidR="001824CB" w:rsidDel="006A5641" w:rsidRDefault="001824CB" w:rsidP="00C81F99">
      <w:pPr>
        <w:rPr>
          <w:del w:id="2" w:author="Judy-Anne Chapman" w:date="2023-10-06T06:06:00Z"/>
        </w:rPr>
      </w:pPr>
    </w:p>
    <w:p w14:paraId="5021F96B" w14:textId="3B95DC36" w:rsidR="00C81F99" w:rsidRDefault="001824CB" w:rsidP="00C81F99">
      <w:r w:rsidRPr="001824CB">
        <w:rPr>
          <w:b/>
          <w:bCs/>
        </w:rPr>
        <w:t>My SSC</w:t>
      </w:r>
      <w:r>
        <w:rPr>
          <w:b/>
          <w:bCs/>
        </w:rPr>
        <w:t xml:space="preserve"> </w:t>
      </w:r>
      <w:r w:rsidRPr="001824CB">
        <w:t xml:space="preserve">also provides </w:t>
      </w:r>
      <w:r>
        <w:t xml:space="preserve">Networking and Professional Development </w:t>
      </w:r>
      <w:r w:rsidRPr="001824CB">
        <w:t xml:space="preserve">resources to </w:t>
      </w:r>
      <w:r>
        <w:t xml:space="preserve">augment your professional practice and </w:t>
      </w:r>
      <w:r w:rsidRPr="001824CB">
        <w:t xml:space="preserve">assist </w:t>
      </w:r>
      <w:r>
        <w:t>you in your commitment to maintain professional competencies and an ethical statistical practice.</w:t>
      </w:r>
      <w:r w:rsidR="00191190" w:rsidRPr="00191190">
        <w:rPr>
          <w:rFonts w:ascii="Open Sans" w:hAnsi="Open Sans" w:cs="Open Sans"/>
          <w:color w:val="000000"/>
          <w:sz w:val="23"/>
          <w:szCs w:val="23"/>
          <w:shd w:val="clear" w:color="auto" w:fill="FFFFFF"/>
        </w:rPr>
        <w:t xml:space="preserve"> </w:t>
      </w:r>
      <w:proofErr w:type="spellStart"/>
      <w:r w:rsidR="00191190" w:rsidRPr="00191190">
        <w:rPr>
          <w:rFonts w:cstheme="minorHAnsi"/>
          <w:color w:val="000000"/>
          <w:shd w:val="clear" w:color="auto" w:fill="FFFFFF"/>
        </w:rPr>
        <w:t>A.Stat</w:t>
      </w:r>
      <w:proofErr w:type="spellEnd"/>
      <w:r w:rsidR="00191190" w:rsidRPr="00191190">
        <w:rPr>
          <w:rFonts w:cstheme="minorHAnsi"/>
          <w:color w:val="000000"/>
          <w:shd w:val="clear" w:color="auto" w:fill="FFFFFF"/>
        </w:rPr>
        <w:t>./</w:t>
      </w:r>
      <w:proofErr w:type="spellStart"/>
      <w:r w:rsidR="00191190" w:rsidRPr="00191190">
        <w:rPr>
          <w:rFonts w:cstheme="minorHAnsi"/>
          <w:color w:val="000000"/>
          <w:shd w:val="clear" w:color="auto" w:fill="FFFFFF"/>
        </w:rPr>
        <w:t>P.Stat</w:t>
      </w:r>
      <w:proofErr w:type="spellEnd"/>
      <w:r w:rsidR="00191190" w:rsidRPr="00191190">
        <w:rPr>
          <w:rFonts w:cstheme="minorHAnsi"/>
          <w:color w:val="000000"/>
          <w:shd w:val="clear" w:color="auto" w:fill="FFFFFF"/>
        </w:rPr>
        <w:t xml:space="preserve">. members </w:t>
      </w:r>
      <w:r w:rsidR="00191190" w:rsidRPr="00191190">
        <w:rPr>
          <w:rFonts w:cstheme="minorHAnsi"/>
          <w:color w:val="000000"/>
          <w:shd w:val="clear" w:color="auto" w:fill="FFFFFF"/>
        </w:rPr>
        <w:t>may use</w:t>
      </w:r>
      <w:r w:rsidR="00191190" w:rsidRPr="00191190">
        <w:rPr>
          <w:rFonts w:cstheme="minorHAnsi"/>
          <w:color w:val="000000"/>
          <w:shd w:val="clear" w:color="auto" w:fill="FFFFFF"/>
        </w:rPr>
        <w:t xml:space="preserve"> </w:t>
      </w:r>
      <w:r w:rsidR="00191190" w:rsidRPr="00191190">
        <w:rPr>
          <w:rFonts w:cstheme="minorHAnsi"/>
          <w:color w:val="000000"/>
          <w:shd w:val="clear" w:color="auto" w:fill="FFFFFF"/>
        </w:rPr>
        <w:t xml:space="preserve">the Accreditation </w:t>
      </w:r>
      <w:r w:rsidR="00191190" w:rsidRPr="00191190">
        <w:rPr>
          <w:rFonts w:cstheme="minorHAnsi"/>
          <w:color w:val="000000"/>
          <w:shd w:val="clear" w:color="auto" w:fill="FFFFFF"/>
        </w:rPr>
        <w:t>logo</w:t>
      </w:r>
      <w:r w:rsidR="00191190" w:rsidRPr="00191190">
        <w:rPr>
          <w:rFonts w:cstheme="minorHAnsi"/>
          <w:color w:val="000000"/>
          <w:shd w:val="clear" w:color="auto" w:fill="FFFFFF"/>
        </w:rPr>
        <w:t xml:space="preserve"> found in the Professional Development area </w:t>
      </w:r>
      <w:r w:rsidR="00191190" w:rsidRPr="00191190">
        <w:rPr>
          <w:rFonts w:cstheme="minorHAnsi"/>
          <w:color w:val="000000"/>
          <w:shd w:val="clear" w:color="auto" w:fill="FFFFFF"/>
        </w:rPr>
        <w:t>for personal promotion such as on a website, business card, name plate, pen, and door/wall signage.</w:t>
      </w:r>
    </w:p>
    <w:p w14:paraId="5BA53CA1" w14:textId="3D252F6A" w:rsidR="007B3BB2" w:rsidRDefault="007B3BB2" w:rsidP="007B3BB2">
      <w:r>
        <w:t>Please note that members maintain their accreditation qualification with the payment of annual membership fees and the annual accreditation dues in years of subsequent renewal.</w:t>
      </w:r>
      <w:r w:rsidR="00191190">
        <w:t xml:space="preserve"> You will submit details about your professional practice and professional development activities annually on the renewal form. </w:t>
      </w:r>
    </w:p>
    <w:p w14:paraId="4DF38ECA" w14:textId="77777777" w:rsidR="007B3BB2" w:rsidRDefault="007B3BB2" w:rsidP="007B3BB2"/>
    <w:p w14:paraId="13B9BF0A" w14:textId="1C9FC8EE" w:rsidR="007B3BB2" w:rsidRPr="004B3E44" w:rsidRDefault="007B3BB2" w:rsidP="007B3BB2">
      <w:pPr>
        <w:rPr>
          <w:rFonts w:cstheme="minorHAnsi"/>
        </w:rPr>
      </w:pPr>
      <w:r>
        <w:t>Once again, congratulations on achieving this level of distinction</w:t>
      </w:r>
      <w:r w:rsidR="004B3E44">
        <w:t xml:space="preserve"> of </w:t>
      </w:r>
      <w:r w:rsidR="004B3E44" w:rsidRPr="004B3E44">
        <w:rPr>
          <w:rFonts w:eastAsia="Times New Roman" w:cstheme="minorHAnsi"/>
          <w:color w:val="000000"/>
          <w:kern w:val="0"/>
          <w:lang w:eastAsia="en-CA"/>
          <w14:ligatures w14:val="none"/>
        </w:rPr>
        <w:t xml:space="preserve">peer reviewed recognition of statistical training </w:t>
      </w:r>
      <w:r w:rsidR="004B3E44" w:rsidRPr="004B3E44">
        <w:rPr>
          <w:rFonts w:eastAsia="Times New Roman" w:cstheme="minorHAnsi"/>
          <w:color w:val="000000"/>
          <w:kern w:val="0"/>
          <w:lang w:eastAsia="en-CA"/>
          <w14:ligatures w14:val="none"/>
        </w:rPr>
        <w:t xml:space="preserve">and demonstrating </w:t>
      </w:r>
      <w:r w:rsidR="004B3E44" w:rsidRPr="004B3E44">
        <w:rPr>
          <w:rFonts w:eastAsia="Times New Roman" w:cstheme="minorHAnsi"/>
          <w:color w:val="000000"/>
          <w:kern w:val="0"/>
          <w:lang w:eastAsia="en-CA"/>
          <w14:ligatures w14:val="none"/>
        </w:rPr>
        <w:t>good oral and written communication skills in applied practice.</w:t>
      </w:r>
    </w:p>
    <w:p w14:paraId="57E2AC70" w14:textId="77777777" w:rsidR="007B3BB2" w:rsidRDefault="007B3BB2" w:rsidP="007B3BB2"/>
    <w:p w14:paraId="2DFE1B4E" w14:textId="77777777" w:rsidR="007B3BB2" w:rsidRDefault="007B3BB2" w:rsidP="007B3BB2">
      <w:r>
        <w:t>Cordially</w:t>
      </w:r>
    </w:p>
    <w:p w14:paraId="086A5848" w14:textId="77777777" w:rsidR="007B3BB2" w:rsidRDefault="007B3BB2" w:rsidP="007B3BB2">
      <w:r>
        <w:tab/>
      </w:r>
    </w:p>
    <w:p w14:paraId="72C96692" w14:textId="77777777" w:rsidR="007B3BB2" w:rsidRDefault="007B3BB2" w:rsidP="007B3BB2">
      <w:r>
        <w:t xml:space="preserve">Fabrice </w:t>
      </w:r>
      <w:proofErr w:type="spellStart"/>
      <w:r>
        <w:t>Larribe</w:t>
      </w:r>
      <w:proofErr w:type="spellEnd"/>
    </w:p>
    <w:p w14:paraId="3370D385" w14:textId="77777777" w:rsidR="007B3BB2" w:rsidRDefault="007B3BB2" w:rsidP="007B3BB2"/>
    <w:p w14:paraId="0A6F5F20" w14:textId="77777777" w:rsidR="007B3BB2" w:rsidRDefault="007B3BB2" w:rsidP="007B3BB2"/>
    <w:p w14:paraId="6DA0FEE0" w14:textId="77777777" w:rsidR="007B3BB2" w:rsidRDefault="007B3BB2" w:rsidP="007B3BB2">
      <w:r>
        <w:t xml:space="preserve">Chair </w:t>
      </w:r>
    </w:p>
    <w:p w14:paraId="545ED6AD" w14:textId="77777777" w:rsidR="007B3BB2" w:rsidRDefault="007B3BB2" w:rsidP="007B3BB2">
      <w:r>
        <w:t xml:space="preserve">Accreditation Committee </w:t>
      </w:r>
    </w:p>
    <w:p w14:paraId="32A9D4CD" w14:textId="77777777" w:rsidR="003209A1" w:rsidRDefault="003209A1"/>
    <w:sectPr w:rsidR="003209A1">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udy-Anne Chapman" w:date="2023-10-06T05:09:00Z" w:initials="JC">
    <w:p w14:paraId="3D1C55D7" w14:textId="07E4EA6F" w:rsidR="007D4F14" w:rsidRDefault="007D4F14">
      <w:pPr>
        <w:pStyle w:val="CommentText"/>
      </w:pPr>
      <w:r>
        <w:rPr>
          <w:rStyle w:val="CommentReference"/>
        </w:rPr>
        <w:annotationRef/>
      </w:r>
      <w:r>
        <w:t xml:space="preserve">Larysa, the </w:t>
      </w:r>
      <w:proofErr w:type="spellStart"/>
      <w:r>
        <w:t>A.Stat</w:t>
      </w:r>
      <w:proofErr w:type="spellEnd"/>
      <w:r>
        <w:t>./</w:t>
      </w:r>
      <w:proofErr w:type="spellStart"/>
      <w:r>
        <w:t>P.Stat</w:t>
      </w:r>
      <w:proofErr w:type="spellEnd"/>
      <w:r>
        <w:t xml:space="preserve">. logo might go on the right of the SSC one to welcome the new Accredited member.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D1C55D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69273217" w16cex:dateUtc="2023-10-06T09:0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D1C55D7" w16cid:durableId="6927321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7429B6"/>
    <w:multiLevelType w:val="multilevel"/>
    <w:tmpl w:val="ED04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0B02CD"/>
    <w:multiLevelType w:val="multilevel"/>
    <w:tmpl w:val="3C4ED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6F028B"/>
    <w:multiLevelType w:val="multilevel"/>
    <w:tmpl w:val="92320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3979886">
    <w:abstractNumId w:val="2"/>
  </w:num>
  <w:num w:numId="2" w16cid:durableId="1586719591">
    <w:abstractNumId w:val="1"/>
  </w:num>
  <w:num w:numId="3" w16cid:durableId="80832508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udy-Anne Chapman">
    <w15:presenceInfo w15:providerId="None" w15:userId="Judy-Anne Chapm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BB2"/>
    <w:rsid w:val="000E76A3"/>
    <w:rsid w:val="001824CB"/>
    <w:rsid w:val="00191190"/>
    <w:rsid w:val="003209A1"/>
    <w:rsid w:val="004B3E44"/>
    <w:rsid w:val="006A5641"/>
    <w:rsid w:val="007B3BB2"/>
    <w:rsid w:val="007D4F14"/>
    <w:rsid w:val="00A3149B"/>
    <w:rsid w:val="00AE2618"/>
    <w:rsid w:val="00C81F99"/>
    <w:rsid w:val="00DD2139"/>
    <w:rsid w:val="00EB51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60856"/>
  <w15:chartTrackingRefBased/>
  <w15:docId w15:val="{A2E81544-3E13-45E8-87DF-98A841A8F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149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3149B"/>
    <w:pPr>
      <w:ind w:left="720"/>
      <w:contextualSpacing/>
    </w:pPr>
  </w:style>
  <w:style w:type="character" w:styleId="CommentReference">
    <w:name w:val="annotation reference"/>
    <w:basedOn w:val="DefaultParagraphFont"/>
    <w:uiPriority w:val="99"/>
    <w:semiHidden/>
    <w:unhideWhenUsed/>
    <w:rsid w:val="007D4F14"/>
    <w:rPr>
      <w:sz w:val="16"/>
      <w:szCs w:val="16"/>
    </w:rPr>
  </w:style>
  <w:style w:type="paragraph" w:styleId="CommentText">
    <w:name w:val="annotation text"/>
    <w:basedOn w:val="Normal"/>
    <w:link w:val="CommentTextChar"/>
    <w:uiPriority w:val="99"/>
    <w:semiHidden/>
    <w:unhideWhenUsed/>
    <w:rsid w:val="007D4F14"/>
    <w:pPr>
      <w:spacing w:line="240" w:lineRule="auto"/>
    </w:pPr>
    <w:rPr>
      <w:sz w:val="20"/>
      <w:szCs w:val="20"/>
    </w:rPr>
  </w:style>
  <w:style w:type="character" w:customStyle="1" w:styleId="CommentTextChar">
    <w:name w:val="Comment Text Char"/>
    <w:basedOn w:val="DefaultParagraphFont"/>
    <w:link w:val="CommentText"/>
    <w:uiPriority w:val="99"/>
    <w:semiHidden/>
    <w:rsid w:val="007D4F14"/>
    <w:rPr>
      <w:sz w:val="20"/>
      <w:szCs w:val="20"/>
    </w:rPr>
  </w:style>
  <w:style w:type="paragraph" w:styleId="CommentSubject">
    <w:name w:val="annotation subject"/>
    <w:basedOn w:val="CommentText"/>
    <w:next w:val="CommentText"/>
    <w:link w:val="CommentSubjectChar"/>
    <w:uiPriority w:val="99"/>
    <w:semiHidden/>
    <w:unhideWhenUsed/>
    <w:rsid w:val="007D4F14"/>
    <w:rPr>
      <w:b/>
      <w:bCs/>
    </w:rPr>
  </w:style>
  <w:style w:type="character" w:customStyle="1" w:styleId="CommentSubjectChar">
    <w:name w:val="Comment Subject Char"/>
    <w:basedOn w:val="CommentTextChar"/>
    <w:link w:val="CommentSubject"/>
    <w:uiPriority w:val="99"/>
    <w:semiHidden/>
    <w:rsid w:val="007D4F14"/>
    <w:rPr>
      <w:b/>
      <w:bCs/>
      <w:sz w:val="20"/>
      <w:szCs w:val="20"/>
    </w:rPr>
  </w:style>
  <w:style w:type="paragraph" w:styleId="Revision">
    <w:name w:val="Revision"/>
    <w:hidden/>
    <w:uiPriority w:val="99"/>
    <w:semiHidden/>
    <w:rsid w:val="007D4F1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0634824">
      <w:bodyDiv w:val="1"/>
      <w:marLeft w:val="0"/>
      <w:marRight w:val="0"/>
      <w:marTop w:val="0"/>
      <w:marBottom w:val="0"/>
      <w:divBdr>
        <w:top w:val="none" w:sz="0" w:space="0" w:color="auto"/>
        <w:left w:val="none" w:sz="0" w:space="0" w:color="auto"/>
        <w:bottom w:val="none" w:sz="0" w:space="0" w:color="auto"/>
        <w:right w:val="none" w:sz="0" w:space="0" w:color="auto"/>
      </w:divBdr>
      <w:divsChild>
        <w:div w:id="1255361068">
          <w:marLeft w:val="0"/>
          <w:marRight w:val="0"/>
          <w:marTop w:val="0"/>
          <w:marBottom w:val="0"/>
          <w:divBdr>
            <w:top w:val="none" w:sz="0" w:space="0" w:color="auto"/>
            <w:left w:val="none" w:sz="0" w:space="0" w:color="auto"/>
            <w:bottom w:val="none" w:sz="0" w:space="0" w:color="auto"/>
            <w:right w:val="none" w:sz="0" w:space="0" w:color="auto"/>
          </w:divBdr>
          <w:divsChild>
            <w:div w:id="213006001">
              <w:marLeft w:val="0"/>
              <w:marRight w:val="0"/>
              <w:marTop w:val="0"/>
              <w:marBottom w:val="0"/>
              <w:divBdr>
                <w:top w:val="none" w:sz="0" w:space="0" w:color="auto"/>
                <w:left w:val="none" w:sz="0" w:space="0" w:color="auto"/>
                <w:bottom w:val="none" w:sz="0" w:space="0" w:color="auto"/>
                <w:right w:val="none" w:sz="0" w:space="0" w:color="auto"/>
              </w:divBdr>
              <w:divsChild>
                <w:div w:id="165243788">
                  <w:marLeft w:val="0"/>
                  <w:marRight w:val="0"/>
                  <w:marTop w:val="0"/>
                  <w:marBottom w:val="0"/>
                  <w:divBdr>
                    <w:top w:val="none" w:sz="0" w:space="0" w:color="auto"/>
                    <w:left w:val="none" w:sz="0" w:space="0" w:color="auto"/>
                    <w:bottom w:val="none" w:sz="0" w:space="0" w:color="auto"/>
                    <w:right w:val="none" w:sz="0" w:space="0" w:color="auto"/>
                  </w:divBdr>
                  <w:divsChild>
                    <w:div w:id="1814524409">
                      <w:marLeft w:val="0"/>
                      <w:marRight w:val="0"/>
                      <w:marTop w:val="0"/>
                      <w:marBottom w:val="0"/>
                      <w:divBdr>
                        <w:top w:val="none" w:sz="0" w:space="0" w:color="auto"/>
                        <w:left w:val="none" w:sz="0" w:space="0" w:color="auto"/>
                        <w:bottom w:val="none" w:sz="0" w:space="0" w:color="auto"/>
                        <w:right w:val="none" w:sz="0" w:space="0" w:color="auto"/>
                      </w:divBdr>
                      <w:divsChild>
                        <w:div w:id="172282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8612254">
          <w:marLeft w:val="0"/>
          <w:marRight w:val="0"/>
          <w:marTop w:val="0"/>
          <w:marBottom w:val="0"/>
          <w:divBdr>
            <w:top w:val="none" w:sz="0" w:space="0" w:color="auto"/>
            <w:left w:val="none" w:sz="0" w:space="0" w:color="auto"/>
            <w:bottom w:val="none" w:sz="0" w:space="0" w:color="auto"/>
            <w:right w:val="none" w:sz="0" w:space="0" w:color="auto"/>
          </w:divBdr>
          <w:divsChild>
            <w:div w:id="1193105545">
              <w:marLeft w:val="0"/>
              <w:marRight w:val="0"/>
              <w:marTop w:val="0"/>
              <w:marBottom w:val="0"/>
              <w:divBdr>
                <w:top w:val="none" w:sz="0" w:space="0" w:color="auto"/>
                <w:left w:val="none" w:sz="0" w:space="0" w:color="auto"/>
                <w:bottom w:val="none" w:sz="0" w:space="0" w:color="auto"/>
                <w:right w:val="none" w:sz="0" w:space="0" w:color="auto"/>
              </w:divBdr>
              <w:divsChild>
                <w:div w:id="1159463612">
                  <w:marLeft w:val="0"/>
                  <w:marRight w:val="0"/>
                  <w:marTop w:val="0"/>
                  <w:marBottom w:val="0"/>
                  <w:divBdr>
                    <w:top w:val="none" w:sz="0" w:space="0" w:color="auto"/>
                    <w:left w:val="none" w:sz="0" w:space="0" w:color="auto"/>
                    <w:bottom w:val="none" w:sz="0" w:space="0" w:color="auto"/>
                    <w:right w:val="none" w:sz="0" w:space="0" w:color="auto"/>
                  </w:divBdr>
                  <w:divsChild>
                    <w:div w:id="287862954">
                      <w:marLeft w:val="0"/>
                      <w:marRight w:val="0"/>
                      <w:marTop w:val="0"/>
                      <w:marBottom w:val="0"/>
                      <w:divBdr>
                        <w:top w:val="none" w:sz="0" w:space="0" w:color="auto"/>
                        <w:left w:val="none" w:sz="0" w:space="0" w:color="auto"/>
                        <w:bottom w:val="none" w:sz="0" w:space="0" w:color="auto"/>
                        <w:right w:val="none" w:sz="0" w:space="0" w:color="auto"/>
                      </w:divBdr>
                    </w:div>
                  </w:divsChild>
                </w:div>
                <w:div w:id="1585340825">
                  <w:marLeft w:val="0"/>
                  <w:marRight w:val="0"/>
                  <w:marTop w:val="0"/>
                  <w:marBottom w:val="0"/>
                  <w:divBdr>
                    <w:top w:val="none" w:sz="0" w:space="0" w:color="auto"/>
                    <w:left w:val="none" w:sz="0" w:space="0" w:color="auto"/>
                    <w:bottom w:val="none" w:sz="0" w:space="0" w:color="auto"/>
                    <w:right w:val="none" w:sz="0" w:space="0" w:color="auto"/>
                  </w:divBdr>
                  <w:divsChild>
                    <w:div w:id="1714965051">
                      <w:marLeft w:val="0"/>
                      <w:marRight w:val="0"/>
                      <w:marTop w:val="0"/>
                      <w:marBottom w:val="0"/>
                      <w:divBdr>
                        <w:top w:val="none" w:sz="0" w:space="0" w:color="auto"/>
                        <w:left w:val="none" w:sz="0" w:space="0" w:color="auto"/>
                        <w:bottom w:val="none" w:sz="0" w:space="0" w:color="auto"/>
                        <w:right w:val="none" w:sz="0" w:space="0" w:color="auto"/>
                      </w:divBdr>
                      <w:divsChild>
                        <w:div w:id="2041471859">
                          <w:marLeft w:val="0"/>
                          <w:marRight w:val="0"/>
                          <w:marTop w:val="0"/>
                          <w:marBottom w:val="0"/>
                          <w:divBdr>
                            <w:top w:val="none" w:sz="0" w:space="0" w:color="auto"/>
                            <w:left w:val="none" w:sz="0" w:space="0" w:color="auto"/>
                            <w:bottom w:val="none" w:sz="0" w:space="0" w:color="auto"/>
                            <w:right w:val="none" w:sz="0" w:space="0" w:color="auto"/>
                          </w:divBdr>
                          <w:divsChild>
                            <w:div w:id="277420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474</Words>
  <Characters>2707</Characters>
  <Application>Microsoft Office Word</Application>
  <DocSecurity>0</DocSecurity>
  <Lines>22</Lines>
  <Paragraphs>6</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What is SSC professional accreditation? Why should you apply to be an A.Stat. or</vt:lpstr>
    </vt:vector>
  </TitlesOfParts>
  <Company/>
  <LinksUpToDate>false</LinksUpToDate>
  <CharactersWithSpaces>3175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Judy-Anne Chapman</dc:creator>
  <cp:keywords/>
  <dc:description/>
  <cp:lastModifiedBy>Judy-Anne Chapman</cp:lastModifiedBy>
  <cp:revision>4</cp:revision>
  <dcterms:created xsi:type="dcterms:W3CDTF">2023-10-06T10:04:00Z</dcterms:created>
  <dcterms:modified xsi:type="dcterms:W3CDTF">2023-10-06T10:07:00Z</dcterms:modified>
</cp:coreProperties>
</file>